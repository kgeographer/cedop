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numbering.xml" ContentType="application/vnd.openxmlformats-officedocument.wordprocessingml.numbering+xml"/>
  <Override PartName="/word/_rels/document.xml.rels" ContentType="application/vnd.openxmlformats-package.relationship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360" w:after="80"/>
        <w:rPr/>
      </w:pPr>
      <w:bookmarkStart w:id="0" w:name="X040e4185e2ee1359fef5a8c9ab60a47fa2fca7f"/>
      <w:r>
        <w:rPr/>
        <w:t>Computing Place: Toward Systematic Environmental Characterization for Cultural Research</w:t>
      </w:r>
    </w:p>
    <w:p>
      <w:pPr>
        <w:pStyle w:val="FirstParagraph"/>
        <w:rPr/>
      </w:pPr>
      <w:r>
        <w:rPr>
          <w:i/>
          <w:iCs/>
        </w:rPr>
        <w:t>Karl Grossner, KGEO Research — draft outline v2, March 2026</w:t>
      </w:r>
    </w:p>
    <w:p>
      <w:pPr>
        <w:pStyle w:val="TextBody"/>
        <w:rPr/>
      </w:pPr>
      <w:r>
        <w:rPr>
          <w:i/>
          <w:iCs/>
        </w:rPr>
        <w:t>Changes from v1 marked</w:t>
      </w:r>
      <w:r>
        <w:rPr/>
        <w:t xml:space="preserve"> </w:t>
      </w:r>
      <w:r>
        <w:rPr>
          <w:b/>
          <w:bCs/>
        </w:rPr>
        <w:t>[NEW]</w:t>
      </w:r>
      <w:r>
        <w:rPr/>
        <w:t xml:space="preserve"> </w:t>
      </w:r>
      <w:r>
        <w:rPr>
          <w:i/>
          <w:iCs/>
        </w:rPr>
        <w:t>or</w:t>
      </w:r>
      <w:r>
        <w:rPr/>
        <w:t xml:space="preserve"> </w:t>
      </w:r>
      <w:r>
        <w:rPr>
          <w:b/>
          <w:bCs/>
        </w:rPr>
        <w:t>[REVISED]</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 w:name="X8856f325a98b4e37990d4be4b40714fa60bf3f3"/>
      <w:r>
        <w:rPr/>
        <w:t>1. Opening: The question that motivates everything</w:t>
      </w:r>
    </w:p>
    <w:p>
      <w:pPr>
        <w:pStyle w:val="FirstParagraph"/>
        <w:rPr/>
      </w:pPr>
      <w:r>
        <w:rPr>
          <w:i/>
          <w:iCs/>
        </w:rPr>
        <w:t>(~175 words — slightly expanded)</w:t>
      </w:r>
    </w:p>
    <w:p>
      <w:pPr>
        <w:pStyle w:val="Draftbody"/>
        <w:rPr>
          <w:i/>
          <w:i/>
          <w:iCs/>
          <w:color w:val="168253"/>
        </w:rPr>
      </w:pPr>
      <w:r>
        <w:rPr>
          <w:i/>
          <w:iCs/>
          <w:color w:val="168253"/>
        </w:rPr>
        <w:t>Start with Sauer’s framing — land and life in terms of each other — as an intellectual anchor familiar to humanists. Then the pivot: historians, archaeologists, and anthropologists invoke environmental context constantly, but almost always qualitatively. What would it mean to make those invocations computable and reproducible? That’s the question Computing Place is built around.</w:t>
      </w:r>
    </w:p>
    <w:p>
      <w:pPr>
        <w:pStyle w:val="TextBody"/>
        <w:rPr>
          <w:i/>
          <w:i/>
          <w:iCs/>
          <w:color w:val="168253"/>
        </w:rPr>
      </w:pPr>
      <w:r>
        <w:rPr>
          <w:b/>
          <w:bCs/>
          <w:i/>
          <w:iCs/>
          <w:color w:val="168253"/>
        </w:rPr>
        <w:t>[NEW]</w:t>
      </w:r>
      <w:r>
        <w:rPr>
          <w:i/>
          <w:iCs/>
          <w:color w:val="168253"/>
        </w:rPr>
        <w:t xml:space="preserve"> One or two sentences on the longer intellectual ambition behind the project — circled from different directions for 25 years — without overcommitting to specific claims. The goal is pattern exposure: making environmental signatures available for others to discover things in, and for the builder to find patterns that may or may not resolve into formal arguments. The project doesn’t presuppose its results.</w:t>
      </w:r>
    </w:p>
    <w:p>
      <w:pPr>
        <w:pStyle w:val="TextBody"/>
        <w:rPr>
          <w:i/>
          <w:i/>
          <w:iCs/>
          <w:color w:val="168253"/>
        </w:rPr>
      </w:pPr>
      <w:r>
        <w:rPr>
          <w:i/>
          <w:iCs/>
          <w:color w:val="168253"/>
        </w:rPr>
        <w:t>One sentence on the two-module structure (EDOP/CDOP), with the key dependency stated plainly: cultural analysis of the kind Computing Place envisions requires a very solid environmental foundation first.</w:t>
      </w:r>
    </w:p>
    <w:p>
      <w:pPr>
        <w:pStyle w:val="TextBodyIndent"/>
        <w:rPr/>
      </w:pPr>
      <w:r>
        <w:rPr>
          <w:i/>
          <w:iCs/>
        </w:rPr>
        <w:t>"One has not fully understood the nature of an area until one has learned to see it as an organic unit, to comprehend land and life in terms of each other."</w:t>
      </w:r>
    </w:p>
    <w:p>
      <w:pPr>
        <w:pStyle w:val="TextBodyIndent"/>
        <w:rPr/>
      </w:pPr>
      <w:r>
        <w:rPr/>
        <w:t xml:space="preserve">-- Carl Sauer (1925). </w:t>
      </w:r>
      <w:r>
        <w:rPr>
          <w:i/>
          <w:iCs/>
        </w:rPr>
        <w:t>Morphology of Landscape</w:t>
      </w:r>
      <w:r>
        <w:rPr/>
        <w:t>.</w:t>
      </w:r>
    </w:p>
    <w:p>
      <w:pPr>
        <w:pStyle w:val="TextBody"/>
        <w:rPr/>
      </w:pPr>
      <w:r>
        <w:rPr/>
        <w:t xml:space="preserve">The Computing Place initiative introduced here was originally motivated by geographer Carl Sauer’s canonical paper </w:t>
      </w:r>
      <w:r>
        <w:rPr>
          <w:i/>
          <w:iCs/>
        </w:rPr>
        <w:t>Morphology of Landscape</w:t>
      </w:r>
      <w:r>
        <w:rPr/>
        <w:t xml:space="preserve">. In it, he asserted that "...area or landscape is the field of Geography, because it is a naively given important section of reality, not a sophisticated thesis." He introduced to American geographers the term “cultural landscape” as a translation of “Kulturlandschaft,” a term well-known at the time to German geographers. Its content he wrote is found “...in the physical qualities of area that are significant to man and in the forms of his use of the area, in facts of physical background and facts of human culture.” But Sauer sought to constrain Geography to one direction of analysis: “...we are not concerned in geography with the energy, customs, or beliefs of man but with man’s record upon the landscape.” </w:t>
      </w:r>
    </w:p>
    <w:p>
      <w:pPr>
        <w:pStyle w:val="TextBody"/>
        <w:rPr/>
      </w:pPr>
      <w:r>
        <w:rPr/>
        <w:t>I wondered what Sauer might have done if some of the now common technological tools and methods had been available to him, and I thought that given sufficient “facts of physical background and facts of human culture,” both directions of analysis are possible and warranted. Sauer did allow that the relations between environment and culture are bi-directional, but left the cultural elements to anthropology. Generously, but I think short-sightedly.</w:t>
      </w:r>
    </w:p>
    <w:p>
      <w:pPr>
        <w:pStyle w:val="TextBody"/>
        <w:rPr/>
      </w:pPr>
      <w:r>
        <w:rPr/>
        <w:t>H</w:t>
      </w:r>
      <w:r>
        <w:rPr>
          <w:i w:val="false"/>
          <w:iCs w:val="false"/>
          <w:color w:val="auto"/>
        </w:rPr>
        <w:t xml:space="preserve">istorians, archaeologists, and anthropologists invoke environmental context constantly, but almost always qualitatively. What would it mean to make those invocations in some degree computable and reproducible? Computing Place envisions digital infrastructure—data and software tools—that supports both directions of inquiry. </w:t>
      </w:r>
    </w:p>
    <w:p>
      <w:pPr>
        <w:pStyle w:val="TextBody"/>
        <w:rPr/>
      </w:pPr>
      <w:r>
        <w:rPr>
          <w:i w:val="false"/>
          <w:iCs w:val="false"/>
          <w:color w:val="auto"/>
        </w:rPr>
        <w:t xml:space="preserve">Cultural analysis with a geographic lens in this context requires a solid environmental data foundation. Computing Place development is organized around two components, </w:t>
      </w:r>
      <w:r>
        <w:rPr>
          <w:i/>
          <w:iCs/>
          <w:color w:val="auto"/>
        </w:rPr>
        <w:t xml:space="preserve">Environmental Dimensions of Place </w:t>
      </w:r>
      <w:r>
        <w:rPr>
          <w:i w:val="false"/>
          <w:iCs w:val="false"/>
          <w:color w:val="auto"/>
        </w:rPr>
        <w:t xml:space="preserve">(EDOP) and </w:t>
      </w:r>
      <w:r>
        <w:rPr>
          <w:i/>
          <w:iCs/>
          <w:color w:val="auto"/>
        </w:rPr>
        <w:t xml:space="preserve">Cultural Dimensions of Place </w:t>
      </w:r>
      <w:r>
        <w:rPr>
          <w:i w:val="false"/>
          <w:iCs w:val="false"/>
          <w:color w:val="auto"/>
        </w:rPr>
        <w:t>(CDOP). EDOP is naturally the first priority because the environmental foundation must precede the cultural analysis. Most of what follows describes work in progress towards an EDOP “signature,” computable for any given terrestrial location. The overall project is designed to surface patterns and expose what can and cannot be characterized computationally, without presupposing results.</w:t>
      </w:r>
    </w:p>
    <w:p>
      <w:pPr>
        <w:pStyle w:val="TextBody"/>
        <w:rPr/>
      </w:pPr>
      <w:r>
        <w:rPr/>
      </w:r>
    </w:p>
    <w:p>
      <w:pPr>
        <w:pStyle w:val="Normal"/>
        <w:rPr/>
      </w:pPr>
      <w:bookmarkStart w:id="2" w:name="X8856f325a98b4e37990d4be4b40714fa60bf3f3"/>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
    </w:p>
    <w:p>
      <w:pPr>
        <w:pStyle w:val="Heading2"/>
        <w:rPr/>
      </w:pPr>
      <w:bookmarkStart w:id="3" w:name="X06bfd9ca538fdbd2257d6e45b155f10b77ed444"/>
      <w:r>
        <w:rPr/>
        <w:t>2. What “computing place” means — and what it doesn’t</w:t>
      </w:r>
    </w:p>
    <w:p>
      <w:pPr>
        <w:pStyle w:val="FirstParagraph"/>
        <w:rPr/>
      </w:pPr>
      <w:r>
        <w:rPr>
          <w:i/>
          <w:iCs/>
        </w:rPr>
        <w:t>(~200 words — unchanged)</w:t>
      </w:r>
    </w:p>
    <w:p>
      <w:pPr>
        <w:pStyle w:val="TextBody"/>
        <w:rPr>
          <w:i/>
          <w:i/>
          <w:iCs/>
          <w:color w:val="168253"/>
        </w:rPr>
      </w:pPr>
      <w:r>
        <w:rPr>
          <w:i/>
          <w:iCs/>
          <w:color w:val="168253"/>
        </w:rPr>
        <w:t>Address the “not new territory, new methods” framing directly. The scholarly tradition is deep — environmental history, historical ecology, archaeology, anthropology. The claim here isn’t novelty of the question but novelty of the method: making those relations formally computable, at global scale, with explicit and reproducible parameters.</w:t>
      </w:r>
    </w:p>
    <w:p>
      <w:pPr>
        <w:pStyle w:val="TextBody"/>
        <w:rPr>
          <w:i/>
          <w:i/>
          <w:iCs/>
          <w:color w:val="168253"/>
        </w:rPr>
      </w:pPr>
      <w:r>
        <w:rPr>
          <w:i/>
          <w:iCs/>
          <w:color w:val="168253"/>
        </w:rPr>
        <w:t>Brief note on what this is not: not environmental determinism, not a classificatory scheme. The framing is “bounded possibility spaces” — environment defines what a place affords and constrains; culture determines which possibilities are realized.</w:t>
      </w:r>
    </w:p>
    <w:p>
      <w:pPr>
        <w:pStyle w:val="TextBody"/>
        <w:rPr/>
      </w:pPr>
      <w:r>
        <w:rPr/>
        <w:t>The subject matter of Computing Place is indeed well-trodden intellectual terrain. Scholars in history, anthropology, archaeology, environmental history, historical ecology, and geography have long studied the relations between environment and culture. Computing Place aims at novel methodology—to make many of those relations formally computable and develop tools and features for an accessible and open web platform. EDOP signatures are reproducible environmental characterizations that can be compared systematically across thousands of locations and time periods, linked to cultural datasets from the CDOP component, and tested against independent evidence.</w:t>
      </w:r>
    </w:p>
    <w:p>
      <w:pPr>
        <w:pStyle w:val="TextBody"/>
        <w:rPr/>
      </w:pPr>
      <w:r>
        <w:rPr/>
        <w:t>While there are clear relations between cultural phenomena of all kinds and their environmental settings, the Computing Place project deliberately steers clear of environmental determinism. An underlying premise is that while environment generally defines what activities a geographic area affords and constrains, culture determines which possibilities are realized.</w:t>
      </w:r>
    </w:p>
    <w:p>
      <w:pPr>
        <w:pStyle w:val="Normal"/>
        <w:rPr/>
      </w:pPr>
      <w:bookmarkStart w:id="4" w:name="X06bfd9ca538fdbd2257d6e45b155f10b77ed444"/>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
    </w:p>
    <w:p>
      <w:pPr>
        <w:pStyle w:val="Heading2"/>
        <w:rPr/>
      </w:pPr>
      <w:bookmarkStart w:id="5" w:name="the-environmental-signature-concept"/>
      <w:r>
        <w:rPr/>
        <w:t>3. The environmental signature concept</w:t>
      </w:r>
    </w:p>
    <w:p>
      <w:pPr>
        <w:pStyle w:val="FirstParagraph"/>
        <w:rPr/>
      </w:pPr>
      <w:r>
        <w:rPr>
          <w:i/>
          <w:iCs/>
        </w:rPr>
        <w:t>(~250 words — unchanged)</w:t>
      </w:r>
    </w:p>
    <w:p>
      <w:pPr>
        <w:pStyle w:val="TextBody"/>
        <w:rPr>
          <w:i/>
          <w:i/>
          <w:iCs/>
          <w:color w:val="168253"/>
        </w:rPr>
      </w:pPr>
      <w:r>
        <w:rPr>
          <w:i/>
          <w:iCs/>
          <w:color w:val="168253"/>
        </w:rPr>
        <w:t>This is the core technical idea, explained accessibly. For any location, EDOP produces a structured vector of environmental dimensions drawn from globally consistent datasets — not a label (“Mediterranean climate”) but a multidimensional characterization that supports comparison and analysis.</w:t>
      </w:r>
    </w:p>
    <w:p>
      <w:pPr>
        <w:pStyle w:val="TextBody"/>
        <w:rPr>
          <w:i/>
          <w:i/>
          <w:iCs/>
          <w:color w:val="168253"/>
        </w:rPr>
      </w:pPr>
      <w:r>
        <w:rPr>
          <w:i/>
          <w:iCs/>
          <w:color w:val="168253"/>
        </w:rPr>
        <w:t>Introduce the four bands (physiographic bedrock, hydro-climatic baselines, bioclimatic proxies, Anthropocene markers) with one concrete example per band. The Timbuktu/Ur contrast works well here: same arid classification, very different signatures once you look at what’s happening upstream.</w:t>
      </w:r>
    </w:p>
    <w:p>
      <w:pPr>
        <w:pStyle w:val="TextBody"/>
        <w:rPr>
          <w:i/>
          <w:i/>
          <w:iCs/>
          <w:color w:val="168253"/>
        </w:rPr>
      </w:pPr>
      <w:r>
        <w:rPr>
          <w:i/>
          <w:iCs/>
          <w:color w:val="168253"/>
        </w:rPr>
        <w:t>Cover the two input types briefly: point locations (settlements, heritage sites, ethnographic societies) and area-based units (historical polities, regions) — and why the distinction matters for how the neighborhood is defined.</w:t>
      </w:r>
    </w:p>
    <w:p>
      <w:pPr>
        <w:pStyle w:val="Heading3"/>
        <w:rPr/>
      </w:pPr>
      <w:r>
        <w:rPr/>
        <w:t>Signature components</w:t>
      </w:r>
    </w:p>
    <w:p>
      <w:pPr>
        <w:pStyle w:val="TextBody"/>
        <w:rPr/>
      </w:pPr>
      <w:r>
        <w:rPr/>
        <w:t>For any terrestrial location, the EDOP service delivers a set of values for selected environmental attributes drawn from one or more global datasets. At present the principal source is the Global BasinATLAS</w:t>
      </w:r>
      <w:r>
        <w:rPr>
          <w:rStyle w:val="FootnoteAnchor"/>
        </w:rPr>
        <w:footnoteReference w:id="2"/>
      </w:r>
      <w:r>
        <w:rPr/>
        <w:t xml:space="preserve"> dataset, which compiles a wide range of hydro-environmental attributes from existing global datasets in a consistent, globally applicable format. BasinATLAS is organized hierarchically in 12 “levels” of increasing granularity (decreasing area). Initially, </w:t>
      </w:r>
      <w:r>
        <w:rPr/>
        <w:t xml:space="preserve">47 of </w:t>
      </w:r>
      <w:r>
        <w:rPr/>
        <w:t xml:space="preserve">the </w:t>
      </w:r>
      <w:r>
        <w:rPr/>
        <w:t xml:space="preserve">281 BasinATLAS attributes, </w:t>
      </w:r>
      <w:r>
        <w:rPr/>
        <w:t xml:space="preserve">were </w:t>
      </w:r>
      <w:r>
        <w:rPr/>
        <w:t xml:space="preserve">drawn from all six </w:t>
      </w:r>
      <w:r>
        <w:rPr/>
        <w:t xml:space="preserve">of its </w:t>
      </w:r>
      <w:r>
        <w:rPr/>
        <w:t xml:space="preserve">categories </w:t>
      </w:r>
      <w:r>
        <w:rPr/>
        <w:t>(hydrology, physiography, climate, landcover, soils &amp; geology, anthropogenic) at Level 08 (~190k basins).</w:t>
      </w:r>
      <w:r>
        <w:rPr/>
        <w:t xml:space="preserve"> </w:t>
      </w:r>
      <w:r>
        <w:rPr/>
        <w:t xml:space="preserve">The attributes are grouped for EDOP purposes into four “persistence bands,” intended to reflect potential temporal validity. Signature requests can include the values of any combination of bands: </w:t>
      </w:r>
    </w:p>
    <w:p>
      <w:pPr>
        <w:pStyle w:val="TextBody"/>
        <w:numPr>
          <w:ilvl w:val="0"/>
          <w:numId w:val="2"/>
        </w:numPr>
        <w:rPr/>
      </w:pPr>
      <w:r>
        <w:rPr>
          <w:i/>
          <w:iCs/>
        </w:rPr>
        <w:t>A - Physiographic bedrock (millenia) [elevation, slope, stream gradient, lithology, karst extent]</w:t>
      </w:r>
      <w:r>
        <w:rPr/>
        <w:t xml:space="preserve">. Indicative of the energy cost of movement, defensive advantages of terrain, and raw materials available </w:t>
      </w:r>
      <w:r>
        <w:rPr/>
        <w:t>for construction and agriculture, stable over millennia.</w:t>
      </w:r>
    </w:p>
    <w:p>
      <w:pPr>
        <w:pStyle w:val="TextBody"/>
        <w:numPr>
          <w:ilvl w:val="0"/>
          <w:numId w:val="2"/>
        </w:numPr>
        <w:rPr>
          <w:i/>
          <w:i/>
          <w:iCs/>
        </w:rPr>
      </w:pPr>
      <w:r>
        <w:rPr>
          <w:i/>
          <w:iCs/>
        </w:rPr>
        <w:t>B - Hydro-climatic baselines (centuries) [discharge, basin area, groundwater depth, natural vegetation potential, soil texture]</w:t>
      </w:r>
      <w:r>
        <w:rPr>
          <w:i w:val="false"/>
          <w:iCs w:val="false"/>
        </w:rPr>
        <w:t>. The potential of a landscape; while specific values fluctuate over time, the relative hierarchy (e.g., "Basin A is always wetter than Basin B") is usually stable across historical eras.</w:t>
      </w:r>
    </w:p>
    <w:p>
      <w:pPr>
        <w:pStyle w:val="TextBody"/>
        <w:numPr>
          <w:ilvl w:val="0"/>
          <w:numId w:val="2"/>
        </w:numPr>
        <w:rPr>
          <w:i/>
          <w:i/>
          <w:iCs/>
        </w:rPr>
      </w:pPr>
      <w:r>
        <w:rPr>
          <w:i/>
          <w:iCs/>
        </w:rPr>
        <w:t xml:space="preserve">C - Bioclimatic proxies (decadal/cyclical) [precipitation, temperature, aridity, wetland extent, permafrost, ecoregion membership]. </w:t>
      </w:r>
      <w:r>
        <w:rPr>
          <w:i w:val="false"/>
          <w:iCs w:val="false"/>
        </w:rPr>
        <w:t>Potentially useful as a baseline “modern average” of values. Interpretation typically requires accounting for known historical anomalies.</w:t>
      </w:r>
    </w:p>
    <w:p>
      <w:pPr>
        <w:pStyle w:val="TextBody"/>
        <w:numPr>
          <w:ilvl w:val="0"/>
          <w:numId w:val="2"/>
        </w:numPr>
        <w:rPr>
          <w:i/>
          <w:i/>
          <w:iCs/>
        </w:rPr>
      </w:pPr>
      <w:r>
        <w:rPr>
          <w:i/>
          <w:iCs/>
        </w:rPr>
        <w:t xml:space="preserve">D - Anthropocene markers (last 50-100 years) [reservoir volume, land cover, cropland/pasture, pop density, human footprint, GDP/HDI]. </w:t>
      </w:r>
      <w:r>
        <w:rPr>
          <w:i w:val="false"/>
          <w:iCs w:val="false"/>
        </w:rPr>
        <w:t>Likely omitted from signature requests for most historical contexts.</w:t>
      </w:r>
    </w:p>
    <w:p>
      <w:pPr>
        <w:pStyle w:val="TextBody"/>
        <w:rPr/>
      </w:pPr>
      <w:r>
        <w:rPr/>
        <w:t xml:space="preserve">What distinguishes an EDOP signature from a simple attribute lookup is a process orientation: the aim is to characterize not merely what surrounds a location but what it experiences through directed spatial processes. </w:t>
      </w:r>
      <w:r>
        <w:rPr/>
        <w:t xml:space="preserve">In the </w:t>
      </w:r>
      <w:r>
        <w:rPr/>
        <w:t xml:space="preserve">hydrological case, </w:t>
      </w:r>
      <w:r>
        <w:rPr/>
        <w:t xml:space="preserve">upstream values indicate what </w:t>
      </w:r>
      <w:r>
        <w:rPr/>
        <w:t xml:space="preserve">a river system delivers </w:t>
      </w:r>
      <w:r>
        <w:rPr/>
        <w:t>to a location, often seasonally</w:t>
      </w:r>
      <w:r>
        <w:rPr/>
        <w:t xml:space="preserve">. For example, a signature query for ancient Ur returns 94mm/yr local precipitation and an aridity index of 5—hyper-arid by any measure. But the catchment feeding it receives 258mm/yr. That gap between local and upstream is </w:t>
      </w:r>
      <w:r>
        <w:rPr/>
        <w:t xml:space="preserve">a more complete </w:t>
      </w:r>
      <w:r>
        <w:rPr/>
        <w:t>environmental characterization. Alluvial civilizations are places where those two values diverge sharply.</w:t>
      </w:r>
    </w:p>
    <w:p>
      <w:pPr>
        <w:pStyle w:val="TextBody"/>
        <w:rPr/>
      </w:pPr>
      <w:r>
        <w:rPr/>
        <w:t>Going forward, spatial data and descriptive text from ecoregion datasets will be incorporated as options in user-configured EDOPS API payloads.</w:t>
      </w:r>
    </w:p>
    <w:p>
      <w:pPr>
        <w:pStyle w:val="Heading3"/>
        <w:rPr/>
      </w:pPr>
      <w:r>
        <w:rPr/>
        <w:t>Signature extents</w:t>
      </w:r>
    </w:p>
    <w:p>
      <w:pPr>
        <w:pStyle w:val="TextBody"/>
        <w:rPr/>
      </w:pPr>
      <w:r>
        <w:rPr/>
        <w:t>The EDOP service (EDOPS hereafter) will provide signatures for any given location, given as geographic coordinates. An integrated component facilitates place name resolution using the API of World Historical Gazetteer. If coordinates are of a representative point, for example of a settlement, site, or anthropological observation, the signature returned will be that of a single containing basin—normally less than useful. Environmental context is not intrinsic to a point; it is a modeled neighborhood, therefore EDOPS will treat neighborhood definition as a transparent, swappable parameter, offering multiple ways of defining one on the fly, per-query: for example, (i) single basin at a requested scale level, (ii) immediate siblings, or (iii) basins within the contaiing watershed.</w:t>
      </w:r>
    </w:p>
    <w:p>
      <w:pPr>
        <w:pStyle w:val="TextBody"/>
        <w:rPr/>
      </w:pPr>
      <w:r>
        <w:rPr/>
        <w:t>When a user supplies a polygon (e.g., a polity boundary, an urban footprint, or a drawn region), the polygon itself defines the neighborhood. EDOPS computes a composite signature by intersecting the polygon with hydrologic basins at a given level, applying area-weighted aggregation of environmental variables, and returning a structured signature. There are several open research questions for this step, including (i) which basin level/scale is most appropriate, (ii) how weighting of partial basins is computed, (iii) how the heterogeneity of a resulting set of multiple signatures is represented and computed over, and (iv) how scale sensitivity is evaluated.</w:t>
      </w:r>
    </w:p>
    <w:p>
      <w:pPr>
        <w:pStyle w:val="TextBody"/>
        <w:rPr/>
      </w:pPr>
      <w:r>
        <w:rPr/>
      </w:r>
    </w:p>
    <w:p>
      <w:pPr>
        <w:pStyle w:val="Normal"/>
        <w:rPr/>
      </w:pPr>
      <w:bookmarkStart w:id="6" w:name="the-environmental-signature-concept"/>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
    </w:p>
    <w:p>
      <w:pPr>
        <w:pStyle w:val="Heading2"/>
        <w:rPr/>
      </w:pPr>
      <w:bookmarkStart w:id="7" w:name="Xb7f605a19e012ea80720ee83f711e29362ee158"/>
      <w:r>
        <w:rPr/>
        <w:t xml:space="preserve">4. </w:t>
      </w:r>
      <w:r>
        <w:rPr/>
        <w:t>The EDOPS process orientation, more broadly</w:t>
      </w:r>
    </w:p>
    <w:p>
      <w:pPr>
        <w:pStyle w:val="FirstParagraph"/>
        <w:rPr/>
      </w:pPr>
      <w:r>
        <w:rPr>
          <w:i/>
          <w:iCs/>
        </w:rPr>
        <w:t>(~350 words — expanded)</w:t>
      </w:r>
    </w:p>
    <w:p>
      <w:pPr>
        <w:pStyle w:val="TextBody"/>
        <w:rPr>
          <w:i/>
          <w:i/>
          <w:iCs/>
          <w:color w:val="168253"/>
        </w:rPr>
      </w:pPr>
      <w:r>
        <w:rPr>
          <w:i/>
          <w:iCs/>
          <w:color w:val="168253"/>
        </w:rPr>
        <w:t xml:space="preserve">This is where EDOP departs from existing tools and where both audiences need the clearest explanation. Commercial geographic enrichment (Esri et al.) overlays attributes from intersecting layers — purely local, no directionality. EDOP’s goal </w:t>
      </w:r>
      <w:ins w:id="0" w:author="Unknown Author" w:date="2026-03-28T12:26:53Z">
        <w:r>
          <w:rPr>
            <w:i/>
            <w:iCs/>
            <w:color w:val="168253"/>
          </w:rPr>
          <w:t xml:space="preserve">aims to be a </w:t>
        </w:r>
      </w:ins>
      <w:del w:id="1" w:author="Unknown Author" w:date="2026-03-28T12:26:51Z">
        <w:r>
          <w:rPr>
            <w:i/>
            <w:iCs/>
            <w:color w:val="168253"/>
          </w:rPr>
          <w:delText>is</w:delText>
        </w:r>
      </w:del>
      <w:r>
        <w:rPr>
          <w:i/>
          <w:iCs/>
          <w:color w:val="168253"/>
        </w:rPr>
        <w:t xml:space="preserve"> process-aware environmental characterization.</w:t>
      </w:r>
    </w:p>
    <w:p>
      <w:pPr>
        <w:pStyle w:val="TextBody"/>
        <w:rPr>
          <w:i/>
          <w:i/>
          <w:iCs/>
          <w:color w:val="168253"/>
        </w:rPr>
      </w:pPr>
      <w:r>
        <w:rPr>
          <w:i/>
          <w:iCs/>
          <w:color w:val="168253"/>
        </w:rPr>
        <w:t>Introduce the local/upstream duality (s/u) as the concrete instantiation of this idea. Ur is the worked example: local aridity index of 5, 94mm/yr precipitation — a hyper-arid spot. But the catchment feeding it receives 258mm/yr. That divergence is not noise; it is the environmental characterization. Alluvial civilizations are definitionally places where s and u diverge sharply.</w:t>
      </w:r>
    </w:p>
    <w:p>
      <w:pPr>
        <w:pStyle w:val="TextBody"/>
        <w:rPr>
          <w:i/>
          <w:i/>
          <w:iCs/>
          <w:color w:val="168253"/>
        </w:rPr>
      </w:pPr>
      <w:r>
        <w:rPr>
          <w:i/>
          <w:iCs/>
          <w:color w:val="168253"/>
        </w:rPr>
        <w:t>The planned extension: distance-weighted upstream profiles via the basin drainage network, where contributions decay with distance (proximity matters more than contributing area). This is the methodological novelty relative to HydroATLAS’s pre-computed upstream values, and the most direct response to Goodchild’s framing of action-at-a-distance as the undertheorized problem in spatial analysis.</w:t>
      </w:r>
    </w:p>
    <w:p>
      <w:pPr>
        <w:pStyle w:val="TextBody"/>
        <w:rPr>
          <w:i/>
          <w:i/>
          <w:iCs/>
          <w:color w:val="168253"/>
        </w:rPr>
      </w:pPr>
      <w:r>
        <w:rPr>
          <w:b/>
          <w:bCs/>
          <w:i/>
          <w:iCs/>
          <w:color w:val="168253"/>
        </w:rPr>
        <w:t>[NEW]</w:t>
      </w:r>
      <w:r>
        <w:rPr>
          <w:i/>
          <w:iCs/>
          <w:color w:val="168253"/>
        </w:rPr>
        <w:t xml:space="preserve"> The upstream direction is one half of a larger directional frame. Alongside local conditions, a complete signature also characterizes a location’s downstream position — how far it sits from the marine outlet of its drainage system, whether its basin drains to the sea at all (exorheic) or terminates inland (endorheic). This third axis — upstream exposure / local conditions / downstream connectivity — positions a place within the full arc of the hydrologic cycle. Coastal locations with short drainage paths to the sea sit at one extreme; landlocked endorheic basins (the Central Asian interior, the Saharan chotts) sit at the other. Both are environmentally meaningful positions, and the contrast is not captured </w:t>
      </w:r>
      <w:ins w:id="2" w:author="Unknown Author" w:date="2026-03-28T12:28:16Z">
        <w:r>
          <w:rPr>
            <w:i/>
            <w:iCs/>
            <w:color w:val="168253"/>
          </w:rPr>
          <w:t xml:space="preserve">to my knowledge </w:t>
        </w:r>
      </w:ins>
      <w:r>
        <w:rPr>
          <w:i/>
          <w:iCs/>
          <w:color w:val="168253"/>
        </w:rPr>
        <w:t>by any existing enrichment tool.</w:t>
      </w:r>
    </w:p>
    <w:p>
      <w:pPr>
        <w:pStyle w:val="TextBody"/>
        <w:rPr/>
      </w:pPr>
      <w:r>
        <w:rPr/>
        <w:t xml:space="preserve">As mentioned above, a novel aspect of EDOPS signatures is the aim to summarize formally what a place </w:t>
      </w:r>
      <w:r>
        <w:rPr>
          <w:i/>
          <w:iCs/>
        </w:rPr>
        <w:t>experiences</w:t>
      </w:r>
      <w:r>
        <w:rPr/>
        <w:t>, not only what surrounds it. The hydrological case for Ur mentioned above can be expanded; considering upstream values is only one half of a broader directional frame. Moving forward, other aspects available in the data that could be considered include (i) how far a location sits from its marine outlet, and (ii) whether its linked basins terminate in the sea at all. In many cases, marine resources are an important aspect of environmental affordances a place and its resident cultures may experience.</w:t>
      </w:r>
    </w:p>
    <w:p>
      <w:pPr>
        <w:pStyle w:val="TextBody"/>
        <w:rPr/>
      </w:pPr>
      <w:r>
        <w:rPr/>
        <w:t xml:space="preserve">Beyond the hydrological case, other process types can follow the same logic: terrain slope and gradient as indicators of intrinsic movement cost and accessibility, or atmospheric conditions shaped by prevailing winds. Eventually, social connectivity structured by route networks remains a longer-term possibility. Each process type has its own geometry and its own characteristic distance decay. </w:t>
      </w:r>
    </w:p>
    <w:p>
      <w:pPr>
        <w:pStyle w:val="TextBody"/>
        <w:rPr/>
      </w:pPr>
      <w:r>
        <w:rPr/>
        <w:t>Spatial data and descriptive text from OneEarth ecoregion datasets—including Wikipedia-derived summaries for all 847 ecoregions—are already incorporated into the prototype and will be available as optional parameters in the EDOPS API.</w:t>
      </w:r>
    </w:p>
    <w:p>
      <w:pPr>
        <w:pStyle w:val="Normal"/>
        <w:rPr/>
      </w:pPr>
      <w:bookmarkStart w:id="8" w:name="Xb7f605a19e012ea80720ee83f711e29362ee158"/>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
    </w:p>
    <w:p>
      <w:pPr>
        <w:pStyle w:val="Heading2"/>
        <w:rPr/>
      </w:pPr>
      <w:bookmarkStart w:id="9" w:name="the-data-infrastructure"/>
      <w:r>
        <w:rPr/>
        <w:t>5. The data infrastructure</w:t>
      </w:r>
    </w:p>
    <w:p>
      <w:pPr>
        <w:pStyle w:val="FirstParagraph"/>
        <w:rPr/>
      </w:pPr>
      <w:r>
        <w:rPr>
          <w:i/>
          <w:iCs/>
        </w:rPr>
        <w:t>(~200 words — unchanged)</w:t>
      </w:r>
    </w:p>
    <w:p>
      <w:pPr>
        <w:pStyle w:val="TextBody"/>
        <w:rPr>
          <w:i/>
          <w:i/>
          <w:iCs/>
          <w:color w:val="168253"/>
        </w:rPr>
      </w:pPr>
      <w:r>
        <w:rPr>
          <w:i/>
          <w:iCs/>
          <w:color w:val="168253"/>
        </w:rPr>
        <w:t>Brief, non-technical description of HydroBASINS/BasinATLAS (190k sub-basins globally, 281 attributes, 12 hierarchical levels) and the OneEarth ecoregion framework. Emphasize that both are open, globally consistent, CC-BY — not proprietary data.</w:t>
      </w:r>
    </w:p>
    <w:p>
      <w:pPr>
        <w:pStyle w:val="TextBody"/>
        <w:rPr>
          <w:i/>
          <w:i/>
          <w:iCs/>
          <w:color w:val="168253"/>
        </w:rPr>
      </w:pPr>
      <w:r>
        <w:rPr>
          <w:i/>
          <w:iCs/>
          <w:color w:val="168253"/>
        </w:rPr>
        <w:t>The scale question: signatures change as you zoom in or out (MAUP). Rather than hiding this, EDOP treats scale sensitivity as a reportable property of the signature — a feature, not a bug. Where the signature changes sharply across levels, that tells you something about the location’s environmental position (edge zones, confluences, ecotones).</w:t>
      </w:r>
    </w:p>
    <w:p>
      <w:pPr>
        <w:pStyle w:val="TextBody"/>
        <w:rPr/>
      </w:pPr>
      <w:r>
        <w:rPr/>
        <w:t>The BasinATLAS and OneEarth ecoregions data</w:t>
      </w:r>
      <w:r>
        <w:rPr>
          <w:rStyle w:val="FootnoteAnchor"/>
        </w:rPr>
        <w:footnoteReference w:id="3"/>
      </w:r>
      <w:r>
        <w:rPr/>
        <w:t xml:space="preserve"> are both available under open CC-BY licenses, as are Wikipedia ecoregion articles. The current EDOP prototype utilizes BasinATLAS Level 08 data, which partitions the terrestrial Earth surface into 190,675 nested drainage units (catchments). BasinATLAS defines a 12-level hierarchy (Levels 01–12), spanning scales from continental basins to fine-grained local catchments. </w:t>
      </w:r>
    </w:p>
    <w:p>
      <w:pPr>
        <w:pStyle w:val="TextBody"/>
        <w:rPr/>
      </w:pPr>
      <w:r>
        <w:rPr/>
        <w:t xml:space="preserve">A well-known characteristic of spatial data—the </w:t>
      </w:r>
      <w:r>
        <w:rPr>
          <w:i/>
          <w:iCs/>
        </w:rPr>
        <w:t>Modifiable Areal Unit Problem (MAUP)</w:t>
      </w:r>
      <w:r>
        <w:rPr/>
        <w:t>--often results in widely varying results dependent on the size and shape of the containing spatial unit considered. A signature computed for the watershed containing Rome looks different from one computed for the small sub-basin immediately beneath a single representative point given for the Capitoline Hill. A systematic scale sensitivity analysis across multiple BasinATLAS levels is the next planned analytical contribution, and will inform which level is most appropriate for which research contexts. When multiple levels are considered, sharp signature changes across them can provide useful information about a place’s positioning at edges of ecological zones. Providing real-time multi-level responses will require significant  compute and storage capability, but a one-time analysis across many samples should provide useful guidelines for users’ choice of level.</w:t>
      </w:r>
    </w:p>
    <w:p>
      <w:pPr>
        <w:pStyle w:val="TextBody"/>
        <w:rPr/>
      </w:pPr>
      <w:r>
        <w:rPr/>
        <w:t xml:space="preserve">The OneEarth project, self-described as “global network of climate strategists and storytellers,” has incorporated data for 845 “widely cited” ecoregions developed by an international consortium of conservation scientists (Dinerstein, et al, 2017) into their own new </w:t>
      </w:r>
      <w:r>
        <w:rPr>
          <w:i/>
          <w:iCs/>
        </w:rPr>
        <w:t>bioregion framework</w:t>
      </w:r>
      <w:r>
        <w:rPr>
          <w:i w:val="false"/>
          <w:iCs w:val="false"/>
        </w:rPr>
        <w:t>, presented in maps and essays on their web platform. Ecoregions classify the terrestrial surface into biogeographically distinct areas sharing characteristic species assemblages and ecological conditions. The spatial data is freely available; c</w:t>
      </w:r>
      <w:r>
        <w:rPr/>
        <w:t>omprehensive articles describing virtually all of these, authored during an earlier World Wildlife Fund effort, are available in Wikipedia, and will be incorporated into the EDOPS prototype as optional contextual outputs alongside numerical signatures.</w:t>
      </w:r>
    </w:p>
    <w:p>
      <w:pPr>
        <w:pStyle w:val="TextBody"/>
        <w:rPr/>
      </w:pPr>
      <w:r>
        <w:rPr/>
      </w:r>
    </w:p>
    <w:p>
      <w:pPr>
        <w:pStyle w:val="Normal"/>
        <w:rPr/>
      </w:pPr>
      <w:bookmarkStart w:id="10" w:name="the-data-infrastructure"/>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
    </w:p>
    <w:p>
      <w:pPr>
        <w:pStyle w:val="Heading2"/>
        <w:rPr/>
      </w:pPr>
      <w:bookmarkStart w:id="11" w:name="X4ef2cf0f55d43ac8cc9df205f935c3acdb0ce77"/>
      <w:r>
        <w:rPr/>
        <w:t>6. Validation: do the signatures capture something real?</w:t>
      </w:r>
    </w:p>
    <w:p>
      <w:pPr>
        <w:pStyle w:val="FirstParagraph"/>
        <w:rPr/>
      </w:pPr>
      <w:r>
        <w:rPr>
          <w:i/>
          <w:iCs/>
        </w:rPr>
        <w:t>(~350 words — substantially revised)</w:t>
      </w:r>
    </w:p>
    <w:p>
      <w:pPr>
        <w:pStyle w:val="TextBody"/>
        <w:rPr>
          <w:i/>
          <w:i/>
          <w:iCs/>
          <w:color w:val="168253"/>
        </w:rPr>
      </w:pPr>
      <w:r>
        <w:rPr>
          <w:b/>
          <w:bCs/>
          <w:i/>
          <w:iCs/>
          <w:color w:val="168253"/>
        </w:rPr>
        <w:t>[REVISED]</w:t>
      </w:r>
      <w:r>
        <w:rPr>
          <w:i/>
          <w:iCs/>
          <w:color w:val="168253"/>
        </w:rPr>
        <w:t xml:space="preserve"> This section needs to be more specific about the validation logic and what it reveals, not just that validation will happen.</w:t>
      </w:r>
    </w:p>
    <w:p>
      <w:pPr>
        <w:pStyle w:val="TextBody"/>
        <w:rPr>
          <w:i/>
          <w:i/>
          <w:iCs/>
          <w:color w:val="168253"/>
        </w:rPr>
      </w:pPr>
      <w:r>
        <w:rPr>
          <w:i/>
          <w:iCs/>
          <w:color w:val="168253"/>
        </w:rPr>
        <w:t>The core question: if EDOP signatures encode meaningful environmental information, then basins with signatures similar to known early urban hearths (Fertile Crescent, Indus, Yellow River, Niger Inland Delta) should themselves appear in the historical settlement record. Failure is diagnostic; success builds confidence. Three validation datasets span the spectrum from sedentary agrarian complexity to mobile and small-scale: early urban hearths (Reba et al., unambiguous positives), Cliopatria/Seshat polities (graduated complexity), D-PLACE ethnographic societies (direct cultural linkage, lower complexity end).</w:t>
      </w:r>
    </w:p>
    <w:p>
      <w:pPr>
        <w:pStyle w:val="TextBody"/>
        <w:rPr>
          <w:i/>
          <w:i/>
          <w:iCs/>
          <w:color w:val="168253"/>
        </w:rPr>
      </w:pPr>
      <w:r>
        <w:rPr>
          <w:b/>
          <w:bCs/>
          <w:i/>
          <w:iCs/>
          <w:color w:val="168253"/>
        </w:rPr>
        <w:t>[NEW]</w:t>
      </w:r>
      <w:r>
        <w:rPr>
          <w:i/>
          <w:iCs/>
          <w:color w:val="168253"/>
        </w:rPr>
        <w:t xml:space="preserve"> The interesting output isn’t the match — it’s the residual. The difference between predicted settlement probability and actual settlement record is where the intellectual action is.</w:t>
      </w:r>
    </w:p>
    <w:p>
      <w:pPr>
        <w:pStyle w:val="TextBody"/>
        <w:rPr>
          <w:i/>
          <w:i/>
          <w:iCs/>
          <w:color w:val="168253"/>
        </w:rPr>
      </w:pPr>
      <w:r>
        <w:rPr>
          <w:i/>
          <w:iCs/>
          <w:color w:val="168253"/>
        </w:rPr>
        <w:t>Two types of anomaly emerge, and they tell different stories:</w:t>
      </w:r>
    </w:p>
    <w:p>
      <w:pPr>
        <w:pStyle w:val="TextBody"/>
        <w:rPr>
          <w:i/>
          <w:i/>
          <w:iCs/>
          <w:color w:val="168253"/>
          <w:ins w:id="3" w:author="Unknown Author" w:date="2026-03-28T12:40:07Z"/>
        </w:rPr>
      </w:pPr>
      <w:r>
        <w:rPr>
          <w:b/>
          <w:bCs/>
          <w:i/>
          <w:iCs/>
          <w:color w:val="168253"/>
        </w:rPr>
        <w:t>Underperformers</w:t>
      </w:r>
      <w:r>
        <w:rPr>
          <w:i/>
          <w:iCs/>
          <w:color w:val="168253"/>
        </w:rPr>
        <w:t xml:space="preserve"> — </w:t>
      </w:r>
      <w:r>
        <w:rPr>
          <w:rFonts w:ascii="Times New Roman" w:hAnsi="Times New Roman"/>
          <w:i/>
          <w:iCs/>
          <w:color w:val="168253"/>
          <w:sz w:val="24"/>
          <w:szCs w:val="24"/>
          <w:shd w:fill="FFFFFF" w:val="clear"/>
        </w:rPr>
        <w:t>favorable signature, sparse or absent settlement. These flag either undiscovered sites (the use case familiar from predictive modeling in CRM archaeology), genuine historical absence (why? missing connectivity to diffusion networks? competitive exclusion?), or a variable the current signature can't see. Tierra del Fuego is a clean example of the third type — and it should not be conflated with Patagonia proper, whose semi-arid steppe signature is genuinely inhospitable in a different way. The Fuegian terrestrial signature is harsh in its own register: hyperhumid, wind-battered, with low growing-season temperatures and minimal agricultural potential. Yet the Yaghan sustained themselves in the Beagle Channel archipelago for millennia by exploiting the extraordinary productivity of the surrounding channels — cold-water circulation and tidal dynamics within a sheltered fjord system that EDOP's current variable set cannot see. The Selknam, who occupied the Fuegian interior with a purely terrestrial subsistence strategy, are the instructive contrast: same regional environment, different axis of adaptation, completely different cultural configuration. The residual produced by the Yaghan case doesn't flag a model failure; it flags precisely where the model's blind spot lies, and what kind of human strategy fills it.</w:t>
      </w:r>
    </w:p>
    <w:p>
      <w:pPr>
        <w:pStyle w:val="TextBody"/>
        <w:rPr>
          <w:i/>
          <w:i/>
          <w:iCs/>
          <w:color w:val="168253"/>
        </w:rPr>
      </w:pPr>
      <w:r>
        <w:rPr>
          <w:b/>
          <w:bCs/>
          <w:i/>
          <w:iCs/>
          <w:color w:val="168253"/>
        </w:rPr>
        <w:t>Overperformers</w:t>
      </w:r>
      <w:r>
        <w:rPr>
          <w:i/>
          <w:iCs/>
          <w:color w:val="168253"/>
        </w:rPr>
        <w:t xml:space="preserve"> — unfavorable signature, dense or persistent settlement. These reveal the degree to which human agency escapes environmental constraint — strategic rationale (trade nodes, defensive positions), cultural or ideological imperatives (sacred sites), localized resources not captured at the basin scale, or sheer historical contingency. These cases are the empirical foundation of possibilism: not claimed as a theoretical position but demonstrated case by case.</w:t>
      </w:r>
    </w:p>
    <w:p>
      <w:pPr>
        <w:pStyle w:val="TextBody"/>
        <w:rPr>
          <w:i/>
          <w:i/>
          <w:iCs/>
          <w:color w:val="168253"/>
        </w:rPr>
      </w:pPr>
      <w:r>
        <w:rPr>
          <w:b/>
          <w:bCs/>
          <w:i/>
          <w:iCs/>
          <w:color w:val="168253"/>
        </w:rPr>
        <w:t>[NEW]</w:t>
      </w:r>
      <w:r>
        <w:rPr>
          <w:i/>
          <w:iCs/>
          <w:color w:val="168253"/>
        </w:rPr>
        <w:t xml:space="preserve"> One important caveat: EDOP characterizes environmental affordance for sedentary occupation more than for human presence generally. Mobile pastoralist and hunter-gatherer land use is systematically underrepresented in sedentary archaeological records. The model would correctly predict that fixed settlements were unlikely across the Eurasian steppe — and they largely were. But the steppe was occupied, intensively, by mobile cultures for whom the signature’s apparent hostility was an advantage rather than a barrier. Settlement and occupation are different things, and the anomaly analysis should distinguish them.</w:t>
      </w:r>
    </w:p>
    <w:p>
      <w:pPr>
        <w:pStyle w:val="TextBody"/>
        <w:rPr/>
      </w:pPr>
      <w:r>
        <w:rPr/>
      </w:r>
    </w:p>
    <w:p>
      <w:pPr>
        <w:pStyle w:val="Normal"/>
        <w:rPr/>
      </w:pPr>
      <w:bookmarkStart w:id="12" w:name="X4ef2cf0f55d43ac8cc9df205f935c3acdb0ce77"/>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
    </w:p>
    <w:p>
      <w:pPr>
        <w:pStyle w:val="Heading2"/>
        <w:rPr/>
      </w:pPr>
      <w:bookmarkStart w:id="13" w:name="cdop-and-the-larger-goal"/>
      <w:r>
        <w:rPr/>
        <w:t>7. CDOP and the larger goal</w:t>
      </w:r>
    </w:p>
    <w:p>
      <w:pPr>
        <w:pStyle w:val="FirstParagraph"/>
        <w:rPr/>
      </w:pPr>
      <w:r>
        <w:rPr>
          <w:i/>
          <w:iCs/>
        </w:rPr>
        <w:t>(~200 words — revised)</w:t>
      </w:r>
    </w:p>
    <w:p>
      <w:pPr>
        <w:pStyle w:val="TextBody"/>
        <w:rPr>
          <w:i/>
          <w:i/>
          <w:iCs/>
          <w:color w:val="168253"/>
        </w:rPr>
      </w:pPr>
      <w:r>
        <w:rPr>
          <w:b/>
          <w:bCs/>
          <w:i/>
          <w:iCs/>
          <w:color w:val="168253"/>
        </w:rPr>
        <w:t>[REVISED]</w:t>
      </w:r>
      <w:r>
        <w:rPr>
          <w:i/>
          <w:iCs/>
          <w:color w:val="168253"/>
        </w:rPr>
        <w:t xml:space="preserve"> The division of labor between EDOP and CDOP is cleaner than the v1 framing suggested.</w:t>
      </w:r>
    </w:p>
    <w:p>
      <w:pPr>
        <w:pStyle w:val="TextBody"/>
        <w:rPr>
          <w:i/>
          <w:i/>
          <w:iCs/>
          <w:color w:val="168253"/>
        </w:rPr>
      </w:pPr>
      <w:r>
        <w:rPr>
          <w:i/>
          <w:iCs/>
          <w:color w:val="168253"/>
        </w:rPr>
        <w:t>Settlement presence/absence is a threshold question — does this environment cross the minimum bar for sustained human occupation? It sits entirely on the physical side. EDOP establishes that threshold globally, systematically, without requiring cultural data. This is the proof of premise: that the signatures capture something real about environmental affordance.</w:t>
      </w:r>
    </w:p>
    <w:p>
      <w:pPr>
        <w:pStyle w:val="TextBody"/>
        <w:rPr>
          <w:i/>
          <w:i/>
          <w:iCs/>
          <w:color w:val="168253"/>
        </w:rPr>
      </w:pPr>
      <w:r>
        <w:rPr>
          <w:i/>
          <w:iCs/>
          <w:color w:val="168253"/>
        </w:rPr>
        <w:t>CDOP then studies variation within the space of realized settlements — conditioned on the occupancy threshold EDOP establishes. The research questions become tractable: Do cultural traits cluster in particular environmental regimes? How do environmental gradients correspond to linguistic, social, or economic variation? How stable are signatures across historical change?</w:t>
      </w:r>
    </w:p>
    <w:p>
      <w:pPr>
        <w:pStyle w:val="TextBody"/>
        <w:rPr>
          <w:i/>
          <w:i/>
          <w:iCs/>
          <w:color w:val="168253"/>
        </w:rPr>
      </w:pPr>
      <w:r>
        <w:rPr>
          <w:i/>
          <w:iCs/>
          <w:color w:val="168253"/>
        </w:rPr>
        <w:t>This two-stage structure is a stronger argument against environmental determinism than simply disclaiming it. CDOP explicitly studies cultural variation among places that cleared the threshold — making clear that environment constrains but doesn’t determine cultural form. The constraints are the subject of EDOP; what culture does within those constraints is the subject of CDOP.</w:t>
      </w:r>
    </w:p>
    <w:p>
      <w:pPr>
        <w:pStyle w:val="TextBody"/>
        <w:rPr>
          <w:i/>
          <w:i/>
          <w:iCs/>
          <w:color w:val="168253"/>
        </w:rPr>
      </w:pPr>
      <w:r>
        <w:rPr>
          <w:i/>
          <w:iCs/>
          <w:color w:val="168253"/>
        </w:rPr>
        <w:t>Frame this as infrastructure for a research community, not a finished answer to these questions.</w:t>
      </w:r>
    </w:p>
    <w:p>
      <w:pPr>
        <w:pStyle w:val="TextBody"/>
        <w:rPr/>
      </w:pPr>
      <w:r>
        <w:rPr/>
      </w:r>
    </w:p>
    <w:p>
      <w:pPr>
        <w:pStyle w:val="Normal"/>
        <w:rPr/>
      </w:pPr>
      <w:bookmarkStart w:id="14" w:name="cdop-and-the-larger-goal"/>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
    </w:p>
    <w:p>
      <w:pPr>
        <w:pStyle w:val="Heading2"/>
        <w:rPr/>
      </w:pPr>
      <w:bookmarkStart w:id="15" w:name="current-state-and-next-steps"/>
      <w:r>
        <w:rPr/>
        <w:t>8. Current state and next steps</w:t>
      </w:r>
    </w:p>
    <w:p>
      <w:pPr>
        <w:pStyle w:val="FirstParagraph"/>
        <w:rPr/>
      </w:pPr>
      <w:r>
        <w:rPr>
          <w:i/>
          <w:iCs/>
        </w:rPr>
        <w:t>(~150 words — unchanged)</w:t>
      </w:r>
    </w:p>
    <w:p>
      <w:pPr>
        <w:pStyle w:val="TextBody"/>
        <w:rPr>
          <w:i/>
          <w:i/>
          <w:iCs/>
          <w:color w:val="168253"/>
        </w:rPr>
      </w:pPr>
      <w:r>
        <w:rPr>
          <w:i/>
          <w:iCs/>
          <w:color w:val="168253"/>
        </w:rPr>
        <w:t>Honest status report: working prototype is publicly accessible at cedop.kgeographer.org. What’s implemented vs. what’s planned (the [*] distinction from the research outline). The scale sensitivity study as the designated first paper contribution. Pending: support from ISHI/Pitt collaboration.</w:t>
      </w:r>
    </w:p>
    <w:p>
      <w:pPr>
        <w:pStyle w:val="TextBody"/>
        <w:rPr>
          <w:i/>
          <w:i/>
          <w:iCs/>
          <w:color w:val="168253"/>
        </w:rPr>
      </w:pPr>
      <w:r>
        <w:rPr>
          <w:i/>
          <w:iCs/>
          <w:color w:val="168253"/>
        </w:rPr>
        <w:t>Invite engagement — link to the live demo, note that a technical overview is available on request.</w:t>
      </w:r>
    </w:p>
    <w:p>
      <w:pPr>
        <w:pStyle w:val="TextBodyIndent"/>
        <w:rPr/>
      </w:pPr>
      <w:r>
        <w:rPr/>
        <w:t>“</w:t>
      </w:r>
      <w:r>
        <w:rPr/>
        <w:t>An ordered presentation of the landscapes of the earth is a formidable undertaking.”</w:t>
        <w:br/>
        <w:t xml:space="preserve">-- </w:t>
      </w:r>
      <w:r>
        <w:rPr/>
        <w:t>Carl Sauer (1925)</w:t>
      </w:r>
    </w:p>
    <w:p>
      <w:pPr>
        <w:pStyle w:val="TextBodyIndent"/>
        <w:rPr/>
      </w:pPr>
      <w:r>
        <w:rPr/>
      </w:r>
    </w:p>
    <w:p>
      <w:pPr>
        <w:pStyle w:val="Normal"/>
        <w:rPr/>
      </w:pPr>
      <w:bookmarkStart w:id="16" w:name="current-state-and-next-steps"/>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
    </w:p>
    <w:p>
      <w:pPr>
        <w:pStyle w:val="Heading2"/>
        <w:rPr/>
      </w:pPr>
      <w:bookmarkStart w:id="17" w:name="closing"/>
      <w:r>
        <w:rPr/>
        <w:t>Closing</w:t>
      </w:r>
    </w:p>
    <w:p>
      <w:pPr>
        <w:pStyle w:val="FirstParagraph"/>
        <w:rPr>
          <w:i/>
          <w:i/>
          <w:iCs/>
          <w:color w:val="168253"/>
        </w:rPr>
      </w:pPr>
      <w:r>
        <w:rPr>
          <w:b/>
          <w:bCs/>
          <w:i/>
          <w:iCs/>
          <w:color w:val="168253"/>
        </w:rPr>
        <w:t>[REVISED]</w:t>
      </w:r>
      <w:r>
        <w:rPr>
          <w:i/>
          <w:iCs/>
          <w:color w:val="168253"/>
        </w:rPr>
        <w:t xml:space="preserve"> Return to Sauer: “An ordered presentation of the landscapes of the earth is a formidable undertaking.” A century later, the tools exist to begin — though part of what they may reveal is the shape of the boundary between what can be characterized computationally and what lies beyond it. The residuals are as interesting as the matches. The project doesn’t presuppose its results.</w:t>
      </w:r>
    </w:p>
    <w:p>
      <w:pPr>
        <w:pStyle w:val="TextBody"/>
        <w:rPr/>
      </w:pPr>
      <w:r>
        <w:rPr/>
      </w:r>
    </w:p>
    <w:p>
      <w:pPr>
        <w:pStyle w:val="TextBody"/>
        <w:rPr/>
      </w:pPr>
      <w:r>
        <w:rPr/>
        <w:t xml:space="preserve">Dinerstein, E., Olson, D., Joshi, A., Vynne, C., Burgess, N. D., Wikramanayake, E., ... &amp; Saleem, M. (2017). An ecoregion-based approach to protecting half the terrestrial realm. </w:t>
      </w:r>
      <w:r>
        <w:rPr>
          <w:i/>
        </w:rPr>
        <w:t>BioScience</w:t>
      </w:r>
      <w:r>
        <w:rPr/>
        <w:t xml:space="preserve">, </w:t>
      </w:r>
      <w:r>
        <w:rPr>
          <w:i/>
        </w:rPr>
        <w:t>67</w:t>
      </w:r>
      <w:r>
        <w:rPr/>
        <w:t>(6), 534-545.</w:t>
      </w:r>
    </w:p>
    <w:p>
      <w:pPr>
        <w:pStyle w:val="TextBody"/>
        <w:rPr/>
      </w:pPr>
      <w:r>
        <w:rPr/>
      </w:r>
    </w:p>
    <w:p>
      <w:pPr>
        <w:pStyle w:val="Normal"/>
        <w:rPr/>
      </w:pPr>
      <w:bookmarkStart w:id="18" w:name="closing"/>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
    </w:p>
    <w:p>
      <w:pPr>
        <w:pStyle w:val="Heading2"/>
        <w:rPr/>
      </w:pPr>
      <w:bookmarkStart w:id="19" w:name="notes-for-drafting"/>
      <w:r>
        <w:rPr/>
        <w:t>Notes for drafting</w:t>
      </w:r>
    </w:p>
    <w:p>
      <w:pPr>
        <w:pStyle w:val="Compact"/>
        <w:numPr>
          <w:ilvl w:val="0"/>
          <w:numId w:val="1"/>
        </w:numPr>
        <w:rPr/>
      </w:pPr>
      <w:r>
        <w:rPr/>
        <w:t>Sections 3–4 do the heaviest lifting — where humanists could glaze over (too technical) or GIScientists could underestimate the novelty (sounds like enrichment). Both need care.</w:t>
      </w:r>
    </w:p>
    <w:p>
      <w:pPr>
        <w:pStyle w:val="Compact"/>
        <w:numPr>
          <w:ilvl w:val="0"/>
          <w:numId w:val="1"/>
        </w:numPr>
        <w:rPr/>
      </w:pPr>
      <w:r>
        <w:rPr/>
        <w:t>Section 6 is now the most changed and probably needs the most drafting attention — the anomaly framing is the freshest idea and the most concrete demonstration of why the validation is scientifically interesting, not just a credibility check.</w:t>
      </w:r>
    </w:p>
    <w:p>
      <w:pPr>
        <w:pStyle w:val="Compact"/>
        <w:numPr>
          <w:ilvl w:val="0"/>
          <w:numId w:val="1"/>
        </w:numPr>
        <w:rPr>
          <w:rFonts w:ascii="Times New Roman" w:hAnsi="Times New Roman"/>
          <w:sz w:val="24"/>
          <w:szCs w:val="24"/>
          <w:del w:id="4" w:author="Unknown Author" w:date="2026-03-28T12:42:54Z"/>
        </w:rPr>
      </w:pPr>
      <w:r>
        <w:rPr>
          <w:rFonts w:ascii="Times New Roman" w:hAnsi="Times New Roman"/>
          <w:color w:val="000000"/>
          <w:sz w:val="24"/>
          <w:szCs w:val="24"/>
          <w:shd w:fill="FFFFFF" w:val="clear"/>
        </w:rPr>
        <w:t>The Ur/Timbuktu contrast remains the best anchor for Section 4. The Yaghan/Tierra del Fuego case is the best anchor for Section 6 — note that Tierra del Fuego is distinct from Patagonia and should not be described as such.</w:t>
      </w:r>
    </w:p>
    <w:p>
      <w:pPr>
        <w:pStyle w:val="Compact"/>
        <w:numPr>
          <w:ilvl w:val="0"/>
          <w:numId w:val="1"/>
        </w:numPr>
        <w:rPr/>
      </w:pPr>
      <w:r>
        <w:rPr/>
        <w:t>The collective unconscious question and prospect-peril material from the 28 Mar session are motivational backdrop, not blog post content — but one sentence in the opening gesturing at the longer intellectual ambition is worth including.</w:t>
      </w:r>
    </w:p>
    <w:p>
      <w:pPr>
        <w:pStyle w:val="Compact"/>
        <w:numPr>
          <w:ilvl w:val="0"/>
          <w:numId w:val="1"/>
        </w:numPr>
        <w:rPr/>
      </w:pPr>
      <w:r>
        <w:rPr/>
        <w:t>The settlement vs. occupation distinction (Section 6) needs to be stated carefully — it’s a caveat, not a criticism of the approach.</w:t>
      </w:r>
    </w:p>
    <w:p>
      <w:pPr>
        <w:pStyle w:val="Compact"/>
        <w:numPr>
          <w:ilvl w:val="0"/>
          <w:numId w:val="1"/>
        </w:numPr>
        <w:rPr/>
      </w:pPr>
      <w:r>
        <w:rPr>
          <w:b/>
          <w:bCs/>
        </w:rPr>
        <w:t>Word count target: ~2,000–2,500 words.</w:t>
      </w:r>
      <w:r>
        <w:rPr/>
        <w:t xml:space="preserve"> Section 6’s expansion warrants the additional budget.</w:t>
      </w:r>
    </w:p>
    <w:p>
      <w:pPr>
        <w:pStyle w:val="Compact"/>
        <w:numPr>
          <w:ilvl w:val="0"/>
          <w:numId w:val="1"/>
        </w:numPr>
        <w:rPr/>
      </w:pPr>
      <w:r>
        <w:rPr/>
        <w:t>May eventually develop into a conference paper; keep claims precise and hedged where appropriate.</w:t>
      </w:r>
    </w:p>
    <w:p>
      <w:pPr>
        <w:pStyle w:val="Normal"/>
        <w:rPr/>
      </w:pPr>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bookmarkStart w:id="20" w:name="X040e4185e2ee1359fef5a8c9ab60a47fa2fca7f"/>
      <w:bookmarkStart w:id="21" w:name="notes-for-drafting"/>
      <w:r>
        <w:rPr>
          <w:i/>
          <w:iCs/>
        </w:rPr>
        <w:t>v2 reflects ideas from session notes at docs/blog/session_ideas_28Mar2026.md</w:t>
      </w:r>
      <w:bookmarkEnd w:id="20"/>
      <w:bookmarkEnd w:id="21"/>
    </w:p>
    <w:sectPr>
      <w:footnotePr>
        <w:numFmt w:val="decimal"/>
        <w:numRestart w:val="eachSect"/>
      </w:footnote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modern"/>
    <w:pitch w:val="fixed"/>
  </w:font>
  <w:font w:name="Times New Roman">
    <w:charset w:val="01"/>
    <w:family w:val="roman"/>
    <w:pitch w:val="variable"/>
  </w:font>
  <w:font w:name="Symbol">
    <w:charset w:val="01"/>
    <w:family w:val="auto"/>
    <w:pitch w:val="variable"/>
  </w:font>
  <w:font w:name="Courier New">
    <w:charset w:val="01"/>
    <w:family w:val="modern"/>
    <w:pitch w:val="fixed"/>
  </w:font>
  <w:font w:name="Wingdings">
    <w:charset w:val="01"/>
    <w:family w:val="auto"/>
    <w:pitch w:val="variable"/>
  </w:font>
  <w:font w:name="Symbol">
    <w:charset w:val="02"/>
    <w:family w:val="auto"/>
    <w:pitch w:val="default"/>
  </w:font>
  <w:font w:name="Wingdings">
    <w:charset w:val="02"/>
    <w:family w:val="auto"/>
    <w:pitch w:val="default"/>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
        <w:spacing w:before="0" w:after="200"/>
        <w:rPr/>
      </w:pPr>
      <w:r>
        <w:rPr>
          <w:rStyle w:val="FootnoteCharacters"/>
        </w:rPr>
        <w:footnoteRef/>
      </w:r>
      <w:r>
        <w:rPr/>
        <w:t xml:space="preserve"> </w:t>
      </w:r>
      <w:r>
        <w:rPr/>
        <w:t>https://www.hydrosheds.org/hydroatlas</w:t>
      </w:r>
    </w:p>
  </w:footnote>
  <w:footnote w:id="3">
    <w:p>
      <w:pPr>
        <w:pStyle w:val="Footnote"/>
        <w:spacing w:before="0" w:after="200"/>
        <w:rPr/>
      </w:pPr>
      <w:r>
        <w:rPr>
          <w:rStyle w:val="FootnoteCharacters"/>
        </w:rPr>
        <w:footnoteRef/>
      </w:r>
      <w:r>
        <w:rPr/>
        <w:t>https://www.oneearth.org/bioregions-2023/</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0"/>
  <w:embedSystemFonts/>
  <w:defaultTabStop w:val="720"/>
  <w:autoHyphenation w:val="true"/>
  <w:footnotePr>
    <w:numFmt w:val="decimal"/>
    <w:numRestart w:val="eachSect"/>
    <w:footnote w:id="0"/>
    <w:footnote w:id="1"/>
  </w:footnotePr>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 w:cs="" w:asciiTheme="minorHAnsi" w:cstheme="minorBidi" w:eastAsiaTheme="minorEastAsia" w:hAnsiTheme="minorHAnsi"/>
      <w:color w:val="auto"/>
      <w:kern w:val="0"/>
      <w:sz w:val="24"/>
      <w:szCs w:val="24"/>
      <w:lang w:val="en-US" w:eastAsia="zh-CN" w:bidi="ar-SA"/>
    </w:rPr>
  </w:style>
  <w:style w:type="paragraph" w:styleId="Heading1">
    <w:name w:val="Heading 1"/>
    <w:basedOn w:val="Normal"/>
    <w:next w:val="TextBody"/>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TextBody"/>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TextBody"/>
    <w:link w:val="Heading3Char"/>
    <w:uiPriority w:val="9"/>
    <w:semiHidden/>
    <w:unhideWhenUsed/>
    <w:qFormat/>
    <w:rsid w:val="00a10fd9"/>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TextBody"/>
    <w:link w:val="Heading4Char"/>
    <w:uiPriority w:val="9"/>
    <w:semiHidden/>
    <w:unhideWhenUsed/>
    <w:qFormat/>
    <w:rsid w:val="00a10fd9"/>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TextBody"/>
    <w:link w:val="Heading5Char"/>
    <w:uiPriority w:val="9"/>
    <w:semiHidden/>
    <w:unhideWhenUsed/>
    <w:qFormat/>
    <w:rsid w:val="00a10fd9"/>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TextBody"/>
    <w:link w:val="Heading6Char"/>
    <w:uiPriority w:val="9"/>
    <w:semiHidden/>
    <w:unhideWhenUsed/>
    <w:qFormat/>
    <w:rsid w:val="00a10fd9"/>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TextBody"/>
    <w:link w:val="Heading7Char"/>
    <w:uiPriority w:val="9"/>
    <w:semiHidden/>
    <w:unhideWhenUsed/>
    <w:qFormat/>
    <w:rsid w:val="00a10fd9"/>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TextBody"/>
    <w:link w:val="Heading8Char"/>
    <w:uiPriority w:val="9"/>
    <w:semiHidden/>
    <w:unhideWhenUsed/>
    <w:qFormat/>
    <w:rsid w:val="00a10fd9"/>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TextBody"/>
    <w:link w:val="Heading9Char"/>
    <w:uiPriority w:val="9"/>
    <w:semiHidden/>
    <w:unhideWhenUsed/>
    <w:qFormat/>
    <w:rsid w:val="00a10fd9"/>
    <w:pPr>
      <w:keepNext w:val="true"/>
      <w:keepLines/>
      <w:spacing w:before="0" w:after="0"/>
      <w:outlineLvl w:val="8"/>
    </w:pPr>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val="595959" w:themeColor="text1" w:themeTint="a6"/>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val="0F4761" w:themeColor="accent1" w:themeShade="bf"/>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val="0F4761" w:themeColor="accent1" w:themeShade="bf"/>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val="0F4761" w:themeColor="accent1" w:themeShade="bf"/>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val="0F4761" w:themeColor="accent1" w:themeShade="bf"/>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val="0F4761" w:themeColor="accent1" w:themeShade="bf"/>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val="272727" w:themeColor="text1" w:themeTint="d8"/>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Anchor">
    <w:name w:val="Footnote Reference"/>
    <w:rPr>
      <w:vertAlign w:val="superscript"/>
    </w:rPr>
  </w:style>
  <w:style w:type="character" w:styleId="InternetLink">
    <w:name w:val="Hyperlink"/>
    <w:basedOn w:val="BodyTextChar"/>
    <w:rPr>
      <w:color w:val="4F81BD" w:themeColor="accent1"/>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LineNumbering">
    <w:name w:val="Line Number"/>
    <w:rPr/>
  </w:style>
  <w:style w:type="character" w:styleId="EndnoteAnchor">
    <w:name w:val="Endnote Reference"/>
    <w:rPr>
      <w:vertAlign w:val="superscript"/>
    </w:rPr>
  </w:style>
  <w:style w:type="character" w:styleId="EndnoteCharacters">
    <w:name w:val="Endnote Character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link w:val="BodyTextChar"/>
    <w:qFormat/>
    <w:pPr>
      <w:spacing w:before="180" w:after="180"/>
    </w:pPr>
    <w:rPr/>
  </w:style>
  <w:style w:type="paragraph" w:styleId="List">
    <w:name w:val="List"/>
    <w:basedOn w:val="TextBody"/>
    <w:pPr/>
    <w:rPr>
      <w:rFonts w:cs="Arial Unicode M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Arial Unicode MS"/>
    </w:rPr>
  </w:style>
  <w:style w:type="paragraph" w:styleId="FirstParagraph" w:customStyle="1">
    <w:name w:val="First Paragraph"/>
    <w:basedOn w:val="TextBody"/>
    <w:next w:val="TextBody"/>
    <w:qFormat/>
    <w:pPr/>
    <w:rPr/>
  </w:style>
  <w:style w:type="paragraph" w:styleId="Compact" w:customStyle="1">
    <w:name w:val="Compact"/>
    <w:basedOn w:val="TextBody"/>
    <w:qFormat/>
    <w:pPr>
      <w:spacing w:before="36" w:after="36"/>
    </w:pPr>
    <w:rPr/>
  </w:style>
  <w:style w:type="paragraph" w:styleId="Title">
    <w:name w:val="Title"/>
    <w:basedOn w:val="Normal"/>
    <w:next w:val="TextBody"/>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TextBody"/>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TextBody"/>
    <w:qFormat/>
    <w:pPr>
      <w:keepNext w:val="true"/>
      <w:keepLines/>
    </w:pPr>
    <w:rPr>
      <w:sz w:val="24"/>
      <w:szCs w:val="24"/>
    </w:rPr>
  </w:style>
  <w:style w:type="paragraph" w:styleId="Date">
    <w:name w:val="Date"/>
    <w:basedOn w:val="Title"/>
    <w:next w:val="TextBody"/>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TextBody"/>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TextBody"/>
    <w:next w:val="TextBody"/>
    <w:uiPriority w:val="9"/>
    <w:unhideWhenUsed/>
    <w:qFormat/>
    <w:pPr>
      <w:spacing w:before="100" w:after="100"/>
      <w:ind w:left="480" w:right="480" w:hanging="0"/>
    </w:pPr>
    <w:rPr/>
  </w:style>
  <w:style w:type="paragraph" w:styleId="Footnote">
    <w:name w:val="Footnote Text"/>
    <w:basedOn w:val="Normal"/>
    <w:uiPriority w:val="9"/>
    <w:unhideWhenUsed/>
    <w:qFormat/>
    <w:pPr/>
    <w:rPr/>
  </w:style>
  <w:style w:type="paragraph" w:styleId="FootnoteBlockText">
    <w:name w:val="Footnote Block Text"/>
    <w:basedOn w:val="Footnote"/>
    <w:next w:val="Footnote"/>
    <w:uiPriority w:val="9"/>
    <w:unhideWhenUsed/>
    <w:qFormat/>
    <w:pPr>
      <w:spacing w:before="100" w:after="100"/>
      <w:ind w:left="480" w:right="480" w:hanging="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ContentsHeading">
    <w:name w:val="TOC Heading"/>
    <w:basedOn w:val="Heading1"/>
    <w:next w:val="TextBody"/>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val="365F91" w:themeColor="accent1" w:themeShade="bf"/>
    </w:rPr>
  </w:style>
  <w:style w:type="paragraph" w:styleId="SourceCode" w:customStyle="1">
    <w:name w:val="Source Code"/>
    <w:basedOn w:val="Normal"/>
    <w:link w:val="VerbatimChar"/>
    <w:qFormat/>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Draftbody">
    <w:name w:val="Draft body"/>
    <w:basedOn w:val="TextBody"/>
    <w:qFormat/>
    <w:pPr/>
    <w:rPr/>
  </w:style>
  <w:style w:type="paragraph" w:styleId="TextBodyIndent">
    <w:name w:val="Body Text Indent"/>
    <w:basedOn w:val="TextBody"/>
    <w:pPr>
      <w:ind w:left="283" w:hanging="0"/>
    </w:pPr>
    <w:rPr/>
  </w:style>
  <w:style w:type="paragraph" w:styleId="Quotations">
    <w:name w:val="Quotations"/>
    <w:basedOn w:val="Normal"/>
    <w:qFormat/>
    <w:pPr>
      <w:spacing w:before="0" w:after="283"/>
      <w:ind w:left="567" w:right="567" w:hanging="0"/>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1595</TotalTime>
  <Application>LibreOffice/7.5.1.2$MacOSX_X86_64 LibreOffice_project/fcbaee479e84c6cd81291587d2ee68cba099e129</Application>
  <AppVersion>15.0000</AppVersion>
  <Pages>9</Pages>
  <Words>3376</Words>
  <Characters>20553</Characters>
  <CharactersWithSpaces>23869</CharactersWithSpaces>
  <Paragraphs>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2026-03-28T14:49:01Z</dcterms:created>
  <dc:creator/>
  <dc:description/>
  <dc:language>en-US</dc:language>
  <cp:lastModifiedBy/>
  <dcterms:modified xsi:type="dcterms:W3CDTF">2026-03-29T14:24:30Z</dcterms:modified>
  <cp:revision>65</cp:revision>
  <dc:subject/>
  <dc:title/>
</cp:coreProperties>
</file>

<file path=docProps/custom.xml><?xml version="1.0" encoding="utf-8"?>
<Properties xmlns="http://schemas.openxmlformats.org/officeDocument/2006/custom-properties" xmlns:vt="http://schemas.openxmlformats.org/officeDocument/2006/docPropsVTypes"/>
</file>